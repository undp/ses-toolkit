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7978BD" w14:textId="7886B36E" w:rsidR="0091339F" w:rsidRPr="0091339F" w:rsidRDefault="0091339F" w:rsidP="0091339F">
      <w:pPr>
        <w:pStyle w:val="Heading1"/>
        <w:spacing w:before="60" w:line="240" w:lineRule="auto"/>
        <w:jc w:val="center"/>
        <w:rPr>
          <w:rFonts w:asciiTheme="majorHAnsi" w:hAnsiTheme="majorHAnsi" w:cstheme="majorHAnsi"/>
          <w:color w:val="0070C0"/>
        </w:rPr>
      </w:pPr>
      <w:r w:rsidRPr="0091339F">
        <w:rPr>
          <w:rFonts w:asciiTheme="majorHAnsi" w:hAnsiTheme="majorHAnsi" w:cstheme="majorHAnsi"/>
          <w:color w:val="0070C0"/>
        </w:rPr>
        <w:t>UNDP Social and Environmental Standards:</w:t>
      </w:r>
    </w:p>
    <w:p w14:paraId="791D130D" w14:textId="3981FAA6" w:rsidR="002268DD" w:rsidRDefault="002268DD" w:rsidP="0091339F">
      <w:pPr>
        <w:pStyle w:val="Heading1"/>
        <w:spacing w:before="60" w:line="240" w:lineRule="auto"/>
        <w:jc w:val="center"/>
      </w:pPr>
      <w:r>
        <w:t>Elements of Biodiversity Action Plan</w:t>
      </w:r>
    </w:p>
    <w:p w14:paraId="749C6547" w14:textId="77777777" w:rsidR="0091339F" w:rsidRDefault="0091339F" w:rsidP="002B11B7">
      <w:pPr>
        <w:jc w:val="both"/>
        <w:rPr>
          <w:rFonts w:asciiTheme="minorHAnsi" w:hAnsiTheme="minorHAnsi" w:cstheme="minorHAnsi"/>
          <w:color w:val="000000"/>
          <w:szCs w:val="20"/>
        </w:rPr>
      </w:pPr>
    </w:p>
    <w:p w14:paraId="60243855" w14:textId="49EBA5FC" w:rsidR="002268DD" w:rsidRPr="00A740BF" w:rsidDel="00A740BF" w:rsidRDefault="002268DD" w:rsidP="002B11B7">
      <w:pPr>
        <w:jc w:val="both"/>
        <w:rPr>
          <w:del w:id="0" w:author="Delcio Salu" w:date="2020-12-01T01:11:00Z"/>
          <w:rFonts w:asciiTheme="minorHAnsi" w:hAnsiTheme="minorHAnsi" w:cstheme="minorHAnsi"/>
          <w:color w:val="000000"/>
          <w:szCs w:val="20"/>
          <w:rPrChange w:id="1" w:author="Delcio Salu" w:date="2020-12-01T01:12:00Z">
            <w:rPr>
              <w:del w:id="2" w:author="Delcio Salu" w:date="2020-12-01T01:11:00Z"/>
            </w:rPr>
          </w:rPrChange>
        </w:rPr>
      </w:pPr>
      <w:r w:rsidRPr="002268DD">
        <w:rPr>
          <w:rFonts w:asciiTheme="minorHAnsi" w:hAnsiTheme="minorHAnsi" w:cstheme="minorHAnsi"/>
          <w:color w:val="000000"/>
          <w:szCs w:val="20"/>
        </w:rPr>
        <w:t>Please refer to</w:t>
      </w:r>
      <w:ins w:id="3" w:author="Delcio Salu" w:date="2020-12-01T01:10:00Z">
        <w:r w:rsidR="00A740BF">
          <w:rPr>
            <w:rFonts w:asciiTheme="minorHAnsi" w:hAnsiTheme="minorHAnsi" w:cstheme="minorHAnsi"/>
            <w:color w:val="000000"/>
            <w:szCs w:val="20"/>
          </w:rPr>
          <w:t xml:space="preserve"> Standard 1: Biodiversity Conservation and Sustainabl</w:t>
        </w:r>
      </w:ins>
      <w:ins w:id="4" w:author="Delcio Salu" w:date="2020-12-01T01:11:00Z">
        <w:r w:rsidR="00A740BF">
          <w:rPr>
            <w:rFonts w:asciiTheme="minorHAnsi" w:hAnsiTheme="minorHAnsi" w:cstheme="minorHAnsi"/>
            <w:color w:val="000000"/>
            <w:szCs w:val="20"/>
          </w:rPr>
          <w:t>e Natural Resource Management</w:t>
        </w:r>
      </w:ins>
      <w:del w:id="5" w:author="Delcio Salu" w:date="2020-12-01T01:10:00Z">
        <w:r w:rsidRPr="002268DD" w:rsidDel="00A740BF">
          <w:rPr>
            <w:rFonts w:asciiTheme="minorHAnsi" w:hAnsiTheme="minorHAnsi" w:cstheme="minorHAnsi"/>
            <w:color w:val="000000"/>
            <w:szCs w:val="20"/>
          </w:rPr>
          <w:delText xml:space="preserve"> the</w:delText>
        </w:r>
      </w:del>
      <w:r w:rsidRPr="002268DD">
        <w:rPr>
          <w:rFonts w:asciiTheme="minorHAnsi" w:hAnsiTheme="minorHAnsi" w:cstheme="minorHAnsi"/>
          <w:color w:val="000000"/>
          <w:szCs w:val="20"/>
        </w:rPr>
        <w:t xml:space="preserve"> </w:t>
      </w:r>
      <w:ins w:id="6" w:author="Delcio Salu" w:date="2020-12-01T01:11:00Z">
        <w:r w:rsidR="00A740BF">
          <w:rPr>
            <w:rFonts w:asciiTheme="minorHAnsi" w:hAnsiTheme="minorHAnsi" w:cstheme="minorHAnsi"/>
            <w:color w:val="000000"/>
            <w:szCs w:val="20"/>
          </w:rPr>
          <w:t xml:space="preserve">in the </w:t>
        </w:r>
      </w:ins>
      <w:ins w:id="7" w:author="Delcio Salu" w:date="2020-12-01T01:13:00Z">
        <w:r w:rsidR="00A740BF">
          <w:rPr>
            <w:rFonts w:asciiTheme="minorHAnsi" w:hAnsiTheme="minorHAnsi" w:cstheme="minorHAnsi"/>
            <w:color w:val="000000"/>
            <w:szCs w:val="20"/>
          </w:rPr>
          <w:fldChar w:fldCharType="begin"/>
        </w:r>
        <w:r w:rsidR="00A740BF">
          <w:rPr>
            <w:rFonts w:asciiTheme="minorHAnsi" w:hAnsiTheme="minorHAnsi" w:cstheme="minorHAnsi"/>
            <w:color w:val="000000"/>
            <w:szCs w:val="20"/>
          </w:rPr>
          <w:instrText xml:space="preserve"> HYPERLINK "https://info.undp.org/sites/bpps/ses_toolkit" </w:instrText>
        </w:r>
        <w:r w:rsidR="00A740BF">
          <w:rPr>
            <w:rFonts w:asciiTheme="minorHAnsi" w:hAnsiTheme="minorHAnsi" w:cstheme="minorHAnsi"/>
            <w:color w:val="000000"/>
            <w:szCs w:val="20"/>
          </w:rPr>
        </w:r>
        <w:r w:rsidR="00A740BF">
          <w:rPr>
            <w:rFonts w:asciiTheme="minorHAnsi" w:hAnsiTheme="minorHAnsi" w:cstheme="minorHAnsi"/>
            <w:color w:val="000000"/>
            <w:szCs w:val="20"/>
          </w:rPr>
          <w:fldChar w:fldCharType="separate"/>
        </w:r>
        <w:r w:rsidR="00A740BF" w:rsidRPr="00A740BF">
          <w:rPr>
            <w:rStyle w:val="Hyperlink"/>
            <w:rFonts w:asciiTheme="minorHAnsi" w:hAnsiTheme="minorHAnsi" w:cstheme="minorHAnsi"/>
            <w:szCs w:val="20"/>
          </w:rPr>
          <w:t>UNDP Social and Environmental Standards Toolkit</w:t>
        </w:r>
        <w:r w:rsidR="00A740BF">
          <w:rPr>
            <w:rFonts w:asciiTheme="minorHAnsi" w:hAnsiTheme="minorHAnsi" w:cstheme="minorHAnsi"/>
            <w:color w:val="000000"/>
            <w:szCs w:val="20"/>
          </w:rPr>
          <w:fldChar w:fldCharType="end"/>
        </w:r>
      </w:ins>
      <w:r>
        <w:rPr>
          <w:rFonts w:asciiTheme="minorHAnsi" w:hAnsiTheme="minorHAnsi" w:cstheme="minorHAnsi"/>
          <w:color w:val="000000"/>
          <w:szCs w:val="20"/>
        </w:rPr>
        <w:t xml:space="preserve"> </w:t>
      </w:r>
      <w:r w:rsidRPr="002268DD">
        <w:rPr>
          <w:rFonts w:asciiTheme="minorHAnsi" w:hAnsiTheme="minorHAnsi" w:cstheme="minorHAnsi"/>
          <w:color w:val="000000"/>
          <w:szCs w:val="20"/>
        </w:rPr>
        <w:t>for additional information.</w:t>
      </w:r>
    </w:p>
    <w:p w14:paraId="5B3854EB" w14:textId="77777777" w:rsidR="00A740BF" w:rsidRDefault="00A740BF" w:rsidP="002B11B7">
      <w:pPr>
        <w:jc w:val="both"/>
        <w:rPr>
          <w:ins w:id="8" w:author="Delcio Salu" w:date="2020-12-01T01:11:00Z"/>
          <w:rFonts w:asciiTheme="minorHAnsi" w:hAnsiTheme="minorHAnsi" w:cstheme="minorHAnsi"/>
          <w:color w:val="000000"/>
          <w:szCs w:val="20"/>
        </w:rPr>
      </w:pPr>
    </w:p>
    <w:p w14:paraId="32F762BC" w14:textId="77777777" w:rsidR="00C80A47" w:rsidRPr="002268DD" w:rsidRDefault="00C80A47" w:rsidP="002B11B7">
      <w:pPr>
        <w:jc w:val="both"/>
        <w:rPr>
          <w:rFonts w:asciiTheme="minorHAnsi" w:hAnsiTheme="minorHAnsi" w:cstheme="minorHAnsi"/>
          <w:szCs w:val="20"/>
        </w:rPr>
      </w:pPr>
    </w:p>
    <w:p w14:paraId="43AEF9E1" w14:textId="77777777" w:rsidR="002268DD" w:rsidRPr="00033658" w:rsidRDefault="002268DD" w:rsidP="002268DD">
      <w:pPr>
        <w:jc w:val="both"/>
        <w:rPr>
          <w:rFonts w:cs="Times"/>
        </w:rPr>
      </w:pPr>
      <w:r w:rsidRPr="002268DD">
        <w:rPr>
          <w:rFonts w:asciiTheme="minorHAnsi" w:hAnsiTheme="minorHAnsi" w:cstheme="minorHAnsi"/>
          <w:szCs w:val="20"/>
        </w:rPr>
        <w:t>Where biodiversity values of importance to conservation are associated with a project or its area of influence, the preparation of a Biodiversity Action Plan (BAP) or Biodiversity Management Plan (BMP) provides a useful means to focus a project’s</w:t>
      </w:r>
      <w:r w:rsidRPr="00EB61FB">
        <w:t xml:space="preserve"> mitigation and management strategy</w:t>
      </w:r>
      <w:r>
        <w:t>.</w:t>
      </w:r>
      <w:r w:rsidRPr="00EB61FB">
        <w:t xml:space="preserve"> </w:t>
      </w:r>
      <w:r>
        <w:rPr>
          <w:rFonts w:cs="Times"/>
          <w:szCs w:val="20"/>
        </w:rPr>
        <w:t xml:space="preserve">For project activities in critical habitats and protected areas, Standard 1 notes that a BAP needs to be in place. For projects solely designed to strengthen biodiversity and maintain or restore ecosystems in areas of critical habitat, the project document itself would constitute such a plan. Biodiversity plans are </w:t>
      </w:r>
      <w:r>
        <w:t xml:space="preserve">highly encouraged when also operating in natural habitats (or </w:t>
      </w:r>
      <w:r w:rsidRPr="00EB61FB">
        <w:t xml:space="preserve">in modified habitats </w:t>
      </w:r>
      <w:r>
        <w:t>with</w:t>
      </w:r>
      <w:r w:rsidRPr="00EB61FB">
        <w:t xml:space="preserve"> biodiversity values of importance to conservation</w:t>
      </w:r>
      <w:r>
        <w:t xml:space="preserve">). </w:t>
      </w:r>
      <w:r w:rsidRPr="00EB61FB">
        <w:t xml:space="preserve"> </w:t>
      </w:r>
      <w:r w:rsidR="002B11B7">
        <w:t xml:space="preserve"> </w:t>
      </w:r>
    </w:p>
    <w:p w14:paraId="7E20949D" w14:textId="77777777" w:rsidR="002268DD" w:rsidRPr="00EB61FB" w:rsidRDefault="002268DD" w:rsidP="002268DD">
      <w:pPr>
        <w:jc w:val="both"/>
      </w:pPr>
      <w:r>
        <w:t>Targeted</w:t>
      </w:r>
      <w:r w:rsidRPr="00EB61FB">
        <w:t xml:space="preserve"> biodiversity-related mitigation and management measures </w:t>
      </w:r>
      <w:r>
        <w:t>may be integrated into more general</w:t>
      </w:r>
      <w:r w:rsidRPr="00EB61FB">
        <w:t xml:space="preserve"> Environmental </w:t>
      </w:r>
      <w:r>
        <w:t xml:space="preserve">and Social </w:t>
      </w:r>
      <w:r w:rsidRPr="00EB61FB">
        <w:t xml:space="preserve">Management Plans </w:t>
      </w:r>
      <w:r>
        <w:t xml:space="preserve">(ESMPs) </w:t>
      </w:r>
      <w:r w:rsidRPr="00EB61FB">
        <w:t xml:space="preserve">or </w:t>
      </w:r>
      <w:r>
        <w:t>related p</w:t>
      </w:r>
      <w:r w:rsidRPr="00EB61FB">
        <w:t xml:space="preserve">lans. </w:t>
      </w:r>
      <w:r>
        <w:t>However, a BAP or BMP provides focused attention to actions in ecologically critical areas. A BAP/BMP may be included as part of a broader ESMP.</w:t>
      </w:r>
      <w:r w:rsidRPr="00EB61FB">
        <w:t xml:space="preserve"> </w:t>
      </w:r>
    </w:p>
    <w:p w14:paraId="60F93812" w14:textId="77777777" w:rsidR="002268DD" w:rsidRDefault="002268DD" w:rsidP="002268DD">
      <w:pPr>
        <w:jc w:val="both"/>
      </w:pPr>
      <w:r>
        <w:rPr>
          <w:rFonts w:cs="Times"/>
          <w:szCs w:val="20"/>
        </w:rPr>
        <w:t xml:space="preserve">As noted in the Section 2.1 of this guidance note, National Biodiversity Strategies and Action Plans (NBSAP) </w:t>
      </w:r>
      <w:r>
        <w:t xml:space="preserve">are the primary </w:t>
      </w:r>
      <w:r w:rsidRPr="004C7F26">
        <w:t xml:space="preserve">instruments for implementing the Convention </w:t>
      </w:r>
      <w:r>
        <w:t xml:space="preserve">on Biological Diversity </w:t>
      </w:r>
      <w:r w:rsidRPr="004C7F26">
        <w:t>at the national level.</w:t>
      </w:r>
      <w:r>
        <w:t xml:space="preserve"> A BAP/BMP is a more targeted instrument for </w:t>
      </w:r>
      <w:r>
        <w:rPr>
          <w:rFonts w:cs="Times"/>
          <w:szCs w:val="20"/>
        </w:rPr>
        <w:t xml:space="preserve">enhancing and conserving biodiversity and ecosystem services in particular habitats, demonstrated on an appropriate geographic scale. A BAP/BMP should seek to achieve net gains to the biodiversity values for which the critical habitat was designated. A BAP/BMP </w:t>
      </w:r>
      <w:r w:rsidRPr="00EB61FB">
        <w:t xml:space="preserve">is </w:t>
      </w:r>
      <w:r>
        <w:t>highly</w:t>
      </w:r>
      <w:r w:rsidRPr="00EB61FB">
        <w:t xml:space="preserve"> context specific.</w:t>
      </w:r>
    </w:p>
    <w:p w14:paraId="11651E53" w14:textId="77777777" w:rsidR="002268DD" w:rsidRPr="00052BAA" w:rsidRDefault="002268DD" w:rsidP="002268DD">
      <w:pPr>
        <w:jc w:val="both"/>
        <w:rPr>
          <w:rFonts w:cs="Times"/>
          <w:szCs w:val="20"/>
        </w:rPr>
      </w:pPr>
      <w:r>
        <w:t>T</w:t>
      </w:r>
      <w:r w:rsidRPr="00EB61FB">
        <w:t xml:space="preserve">here is no one widely recognized, cross-sectoral framework for </w:t>
      </w:r>
      <w:r>
        <w:t>the</w:t>
      </w:r>
      <w:r w:rsidRPr="00EB61FB">
        <w:t xml:space="preserve"> development </w:t>
      </w:r>
      <w:r>
        <w:t>of a BAP/BMP. Typically a BAP will be undertaken to address significant gaps in information for undertaking biodiversity-related actions (such as insufficient baseline data or understanding of key biodiversity values) whereas a BMP would be developed where adequate information is available for developing appropriate actions.</w:t>
      </w:r>
    </w:p>
    <w:p w14:paraId="77693C16" w14:textId="77777777" w:rsidR="002268DD" w:rsidRDefault="002268DD" w:rsidP="002268DD">
      <w:pPr>
        <w:jc w:val="both"/>
        <w:rPr>
          <w:rFonts w:cs="Times"/>
          <w:szCs w:val="20"/>
        </w:rPr>
      </w:pPr>
      <w:r>
        <w:rPr>
          <w:rFonts w:cs="Times"/>
          <w:szCs w:val="20"/>
        </w:rPr>
        <w:t>General elements of a BAP/BMP include the following:</w:t>
      </w:r>
    </w:p>
    <w:p w14:paraId="443B590B" w14:textId="77777777" w:rsidR="002268DD" w:rsidRDefault="002268DD" w:rsidP="002268DD">
      <w:pPr>
        <w:jc w:val="both"/>
        <w:rPr>
          <w:rFonts w:cs="Times"/>
          <w:szCs w:val="20"/>
        </w:rPr>
      </w:pPr>
      <w:r>
        <w:rPr>
          <w:rFonts w:cs="Times"/>
          <w:b/>
          <w:szCs w:val="20"/>
        </w:rPr>
        <w:t xml:space="preserve">(1) </w:t>
      </w:r>
      <w:r w:rsidRPr="00B64692">
        <w:rPr>
          <w:rFonts w:cs="Times"/>
          <w:b/>
          <w:szCs w:val="20"/>
        </w:rPr>
        <w:t>Description of biodiversity context:</w:t>
      </w:r>
      <w:r>
        <w:rPr>
          <w:rFonts w:cs="Times"/>
          <w:szCs w:val="20"/>
        </w:rPr>
        <w:t xml:space="preserve"> Identifies national and/or regional biodiversity context; location of projects site/s; relevant physiography; general description of relevant ecosystems, habitats, flora, fauna; priority biodiversity features and components of elevated significance.  </w:t>
      </w:r>
    </w:p>
    <w:p w14:paraId="1621239A" w14:textId="77777777" w:rsidR="002268DD" w:rsidRPr="0023467C" w:rsidRDefault="002268DD" w:rsidP="002268DD">
      <w:pPr>
        <w:jc w:val="both"/>
        <w:rPr>
          <w:rFonts w:cs="Times"/>
          <w:b/>
          <w:szCs w:val="20"/>
        </w:rPr>
      </w:pPr>
      <w:r>
        <w:rPr>
          <w:rFonts w:cs="Times"/>
          <w:b/>
          <w:szCs w:val="20"/>
        </w:rPr>
        <w:t xml:space="preserve">(2) </w:t>
      </w:r>
      <w:r w:rsidRPr="0023467C">
        <w:rPr>
          <w:rFonts w:cs="Times"/>
          <w:b/>
          <w:szCs w:val="20"/>
        </w:rPr>
        <w:t>Objectives and targets biodiversity actions</w:t>
      </w:r>
      <w:r>
        <w:rPr>
          <w:rFonts w:cs="Times"/>
          <w:b/>
          <w:szCs w:val="20"/>
        </w:rPr>
        <w:t xml:space="preserve"> and mitigation</w:t>
      </w:r>
      <w:r w:rsidRPr="0023467C">
        <w:rPr>
          <w:rFonts w:cs="Times"/>
          <w:b/>
          <w:szCs w:val="20"/>
        </w:rPr>
        <w:t xml:space="preserve">: </w:t>
      </w:r>
      <w:r w:rsidRPr="00B64692">
        <w:rPr>
          <w:szCs w:val="20"/>
        </w:rPr>
        <w:t xml:space="preserve">Identifies measures and actions </w:t>
      </w:r>
      <w:r>
        <w:rPr>
          <w:szCs w:val="20"/>
        </w:rPr>
        <w:t xml:space="preserve">to enhance and conserve biodiversity and/or </w:t>
      </w:r>
      <w:r w:rsidRPr="00B64692">
        <w:rPr>
          <w:szCs w:val="20"/>
        </w:rPr>
        <w:t xml:space="preserve">in accordance with the mitigation hierarchy avoid, </w:t>
      </w:r>
      <w:r>
        <w:rPr>
          <w:szCs w:val="20"/>
        </w:rPr>
        <w:t>minimize, mitigate</w:t>
      </w:r>
      <w:r w:rsidRPr="00B64692">
        <w:rPr>
          <w:szCs w:val="20"/>
        </w:rPr>
        <w:t>, potentially significant adverse social and environmental impacts to acceptable levels.</w:t>
      </w:r>
      <w:r>
        <w:rPr>
          <w:szCs w:val="20"/>
        </w:rPr>
        <w:t xml:space="preserve"> D</w:t>
      </w:r>
      <w:r w:rsidRPr="00B64692">
        <w:rPr>
          <w:szCs w:val="20"/>
        </w:rPr>
        <w:t xml:space="preserve">escribes – with technical details – each </w:t>
      </w:r>
      <w:r>
        <w:rPr>
          <w:szCs w:val="20"/>
        </w:rPr>
        <w:t>biodiversity-related action/</w:t>
      </w:r>
      <w:r w:rsidRPr="00B64692">
        <w:rPr>
          <w:szCs w:val="20"/>
        </w:rPr>
        <w:t xml:space="preserve">mitigation measure, including the type of </w:t>
      </w:r>
      <w:r>
        <w:rPr>
          <w:szCs w:val="20"/>
        </w:rPr>
        <w:t>issue/</w:t>
      </w:r>
      <w:r w:rsidRPr="00B64692">
        <w:rPr>
          <w:szCs w:val="20"/>
        </w:rPr>
        <w:t xml:space="preserve">impact to which it relates and the conditions under which it is required (e.g., continuously or in the event of contingencies), together with designs, </w:t>
      </w:r>
      <w:r>
        <w:rPr>
          <w:szCs w:val="20"/>
        </w:rPr>
        <w:t>implementation descriptions</w:t>
      </w:r>
      <w:r w:rsidRPr="00B64692">
        <w:rPr>
          <w:szCs w:val="20"/>
        </w:rPr>
        <w:t xml:space="preserve"> and operating procedures, as appropriate;</w:t>
      </w:r>
      <w:r>
        <w:rPr>
          <w:szCs w:val="20"/>
        </w:rPr>
        <w:t xml:space="preserve"> </w:t>
      </w:r>
      <w:r w:rsidRPr="00B64692">
        <w:rPr>
          <w:szCs w:val="20"/>
        </w:rPr>
        <w:t xml:space="preserve">takes into account, and is consistent with, other </w:t>
      </w:r>
      <w:r>
        <w:rPr>
          <w:szCs w:val="20"/>
        </w:rPr>
        <w:t>relevant</w:t>
      </w:r>
      <w:r w:rsidRPr="00B64692">
        <w:rPr>
          <w:szCs w:val="20"/>
        </w:rPr>
        <w:t xml:space="preserve"> mitigation plans (e.g. indigenous peoples</w:t>
      </w:r>
      <w:r>
        <w:rPr>
          <w:szCs w:val="20"/>
        </w:rPr>
        <w:t>, economic displacement</w:t>
      </w:r>
      <w:r w:rsidRPr="00B64692">
        <w:rPr>
          <w:szCs w:val="20"/>
        </w:rPr>
        <w:t>)</w:t>
      </w:r>
      <w:r>
        <w:rPr>
          <w:szCs w:val="20"/>
        </w:rPr>
        <w:t>.</w:t>
      </w:r>
    </w:p>
    <w:p w14:paraId="44235C76" w14:textId="77777777" w:rsidR="002268DD" w:rsidRDefault="002268DD" w:rsidP="002268DD">
      <w:pPr>
        <w:spacing w:before="60" w:after="60" w:line="240" w:lineRule="auto"/>
        <w:jc w:val="both"/>
        <w:rPr>
          <w:szCs w:val="20"/>
        </w:rPr>
      </w:pPr>
      <w:r>
        <w:rPr>
          <w:b/>
          <w:szCs w:val="20"/>
        </w:rPr>
        <w:t>(3</w:t>
      </w:r>
      <w:r w:rsidRPr="00B64692">
        <w:rPr>
          <w:b/>
          <w:szCs w:val="20"/>
        </w:rPr>
        <w:t xml:space="preserve">) Implementation action plan (schedule and cost estimates): </w:t>
      </w:r>
      <w:r>
        <w:rPr>
          <w:szCs w:val="20"/>
        </w:rPr>
        <w:t>Outlines</w:t>
      </w:r>
      <w:r w:rsidRPr="00B64692">
        <w:rPr>
          <w:szCs w:val="20"/>
        </w:rPr>
        <w:t xml:space="preserve"> an implementation schedule for measures that must be carried out as part of the project, showing phasing and coordination with overall projec</w:t>
      </w:r>
      <w:r>
        <w:rPr>
          <w:szCs w:val="20"/>
        </w:rPr>
        <w:t xml:space="preserve">t implementation plans; and </w:t>
      </w:r>
      <w:r w:rsidRPr="00B64692">
        <w:rPr>
          <w:szCs w:val="20"/>
        </w:rPr>
        <w:t xml:space="preserve">the capital and recurrent cost estimates and sources of funds for implementing the </w:t>
      </w:r>
      <w:r>
        <w:rPr>
          <w:szCs w:val="20"/>
        </w:rPr>
        <w:t>BAP/BMP. Describes</w:t>
      </w:r>
      <w:r w:rsidRPr="00B64692">
        <w:rPr>
          <w:szCs w:val="20"/>
        </w:rPr>
        <w:t xml:space="preserve"> institutional arrangements, identifying which party is responsible for carrying out the </w:t>
      </w:r>
      <w:r>
        <w:rPr>
          <w:szCs w:val="20"/>
        </w:rPr>
        <w:t>actions/</w:t>
      </w:r>
      <w:r w:rsidRPr="00B64692">
        <w:rPr>
          <w:szCs w:val="20"/>
        </w:rPr>
        <w:t>mit</w:t>
      </w:r>
      <w:r>
        <w:rPr>
          <w:szCs w:val="20"/>
        </w:rPr>
        <w:t>igation and monitoring measures.</w:t>
      </w:r>
    </w:p>
    <w:p w14:paraId="33185BC5" w14:textId="77777777" w:rsidR="002268DD" w:rsidRDefault="002268DD" w:rsidP="002268DD">
      <w:pPr>
        <w:spacing w:before="60" w:after="60" w:line="240" w:lineRule="auto"/>
        <w:jc w:val="both"/>
        <w:rPr>
          <w:b/>
          <w:szCs w:val="20"/>
        </w:rPr>
      </w:pPr>
      <w:r w:rsidRPr="00B64692">
        <w:rPr>
          <w:b/>
          <w:iCs/>
          <w:szCs w:val="20"/>
        </w:rPr>
        <w:t xml:space="preserve">(4) Stakeholder Engagement: </w:t>
      </w:r>
      <w:r w:rsidRPr="00B64692">
        <w:rPr>
          <w:szCs w:val="20"/>
        </w:rPr>
        <w:t xml:space="preserve">Outlines plan to engage in meaningful, effective and informed consultations with </w:t>
      </w:r>
      <w:r>
        <w:rPr>
          <w:szCs w:val="20"/>
        </w:rPr>
        <w:t xml:space="preserve">relevant </w:t>
      </w:r>
      <w:r w:rsidRPr="00B64692">
        <w:rPr>
          <w:szCs w:val="20"/>
        </w:rPr>
        <w:t>stakeholders</w:t>
      </w:r>
      <w:r>
        <w:rPr>
          <w:szCs w:val="20"/>
        </w:rPr>
        <w:t xml:space="preserve">, including locally affected groups. </w:t>
      </w:r>
      <w:r w:rsidRPr="00B64692">
        <w:rPr>
          <w:szCs w:val="20"/>
        </w:rPr>
        <w:t xml:space="preserve">Includes information on (a) means used to inform and involve </w:t>
      </w:r>
      <w:r w:rsidRPr="00B64692">
        <w:rPr>
          <w:szCs w:val="20"/>
        </w:rPr>
        <w:lastRenderedPageBreak/>
        <w:t>affected people</w:t>
      </w:r>
      <w:r>
        <w:rPr>
          <w:szCs w:val="20"/>
        </w:rPr>
        <w:t xml:space="preserve"> and </w:t>
      </w:r>
      <w:r w:rsidRPr="00B64692">
        <w:rPr>
          <w:szCs w:val="20"/>
        </w:rPr>
        <w:t>description of effective processes for receiving and addressing stakeholder concerns and grievances regarding the project’s social and environmental performance.</w:t>
      </w:r>
    </w:p>
    <w:p w14:paraId="4E179226" w14:textId="77777777" w:rsidR="00491688" w:rsidRPr="002268DD" w:rsidRDefault="002268DD" w:rsidP="002268DD">
      <w:pPr>
        <w:spacing w:before="60" w:after="60" w:line="240" w:lineRule="auto"/>
        <w:jc w:val="both"/>
        <w:rPr>
          <w:b/>
          <w:iCs/>
          <w:szCs w:val="20"/>
        </w:rPr>
      </w:pPr>
      <w:r>
        <w:rPr>
          <w:b/>
          <w:szCs w:val="20"/>
        </w:rPr>
        <w:t>(5</w:t>
      </w:r>
      <w:r w:rsidRPr="00B64692">
        <w:rPr>
          <w:b/>
          <w:szCs w:val="20"/>
        </w:rPr>
        <w:t>) Monitoring</w:t>
      </w:r>
      <w:r>
        <w:rPr>
          <w:b/>
          <w:szCs w:val="20"/>
        </w:rPr>
        <w:t xml:space="preserve"> and reporting</w:t>
      </w:r>
      <w:r w:rsidRPr="00B64692">
        <w:rPr>
          <w:b/>
          <w:szCs w:val="20"/>
        </w:rPr>
        <w:t xml:space="preserve">: </w:t>
      </w:r>
      <w:r w:rsidRPr="00B64692">
        <w:rPr>
          <w:szCs w:val="20"/>
        </w:rPr>
        <w:t xml:space="preserve">Identifies monitoring objectives and specifies the type of monitoring, with linkages to the </w:t>
      </w:r>
      <w:r>
        <w:rPr>
          <w:szCs w:val="20"/>
        </w:rPr>
        <w:t xml:space="preserve">biodiversity actions </w:t>
      </w:r>
      <w:r w:rsidRPr="00B64692">
        <w:rPr>
          <w:szCs w:val="20"/>
        </w:rPr>
        <w:t xml:space="preserve">and mitigation measures. </w:t>
      </w:r>
      <w:r>
        <w:rPr>
          <w:szCs w:val="20"/>
        </w:rPr>
        <w:t xml:space="preserve">Describes </w:t>
      </w:r>
      <w:r w:rsidRPr="00B64692">
        <w:rPr>
          <w:szCs w:val="20"/>
        </w:rPr>
        <w:t xml:space="preserve">parameters to be measured, methods to be used, sampling locations, frequency of measurements, detection limits (where appropriate), and definition of thresholds that will signal </w:t>
      </w:r>
      <w:r>
        <w:rPr>
          <w:szCs w:val="20"/>
        </w:rPr>
        <w:t>the need for corrective actions.</w:t>
      </w:r>
      <w:r w:rsidRPr="00B64692">
        <w:rPr>
          <w:szCs w:val="20"/>
        </w:rPr>
        <w:t xml:space="preserve"> </w:t>
      </w:r>
      <w:r>
        <w:rPr>
          <w:szCs w:val="20"/>
        </w:rPr>
        <w:t>Establishes reporting schedule and format.</w:t>
      </w:r>
    </w:p>
    <w:sectPr w:rsidR="00491688" w:rsidRPr="002268DD" w:rsidSect="00643F1F">
      <w:footerReference w:type="default" r:id="rId11"/>
      <w:headerReference w:type="first" r:id="rId12"/>
      <w:pgSz w:w="12240" w:h="15840"/>
      <w:pgMar w:top="1440" w:right="1440" w:bottom="1418" w:left="144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72C07" w14:textId="77777777" w:rsidR="00495619" w:rsidRDefault="00495619">
      <w:pPr>
        <w:spacing w:before="0" w:after="0" w:line="240" w:lineRule="auto"/>
      </w:pPr>
      <w:r>
        <w:separator/>
      </w:r>
    </w:p>
  </w:endnote>
  <w:endnote w:type="continuationSeparator" w:id="0">
    <w:p w14:paraId="538453A9" w14:textId="77777777" w:rsidR="00495619" w:rsidRDefault="0049561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07288" w14:textId="21634BA0" w:rsidR="006F6251" w:rsidRDefault="00495619" w:rsidP="00E07E14">
    <w:pPr>
      <w:pStyle w:val="Footer"/>
    </w:pPr>
  </w:p>
  <w:p w14:paraId="30FEBA9F" w14:textId="77777777" w:rsidR="006F6251" w:rsidRDefault="0049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40D0C6" w14:textId="77777777" w:rsidR="00495619" w:rsidRDefault="00495619">
      <w:pPr>
        <w:spacing w:before="0" w:after="0" w:line="240" w:lineRule="auto"/>
      </w:pPr>
      <w:r>
        <w:separator/>
      </w:r>
    </w:p>
  </w:footnote>
  <w:footnote w:type="continuationSeparator" w:id="0">
    <w:p w14:paraId="4654E6A6" w14:textId="77777777" w:rsidR="00495619" w:rsidRDefault="0049561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2B078E" w14:textId="04CC9B03" w:rsidR="0091339F" w:rsidRDefault="0091339F">
    <w:pPr>
      <w:pStyle w:val="Header"/>
      <w:jc w:val="right"/>
      <w:rPr>
        <w:color w:val="4472C4" w:themeColor="accent1"/>
      </w:rPr>
    </w:pPr>
  </w:p>
  <w:p w14:paraId="3E0C1268" w14:textId="77777777" w:rsidR="0091339F" w:rsidRDefault="0091339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elcio Salu">
    <w15:presenceInfo w15:providerId="Windows Live" w15:userId="12d50dd89c4bf7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8DD"/>
    <w:rsid w:val="002268DD"/>
    <w:rsid w:val="00271259"/>
    <w:rsid w:val="00273A0E"/>
    <w:rsid w:val="002B11B7"/>
    <w:rsid w:val="00495619"/>
    <w:rsid w:val="004D6418"/>
    <w:rsid w:val="005745BF"/>
    <w:rsid w:val="006F0AB4"/>
    <w:rsid w:val="0091339F"/>
    <w:rsid w:val="00A740BF"/>
    <w:rsid w:val="00BF2A1E"/>
    <w:rsid w:val="00C80A47"/>
    <w:rsid w:val="00D56CDE"/>
    <w:rsid w:val="00D65A3A"/>
    <w:rsid w:val="00E07E14"/>
    <w:rsid w:val="00FD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DF30"/>
  <w15:chartTrackingRefBased/>
  <w15:docId w15:val="{C6F46186-A3B8-47CD-B337-34DC6512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DD"/>
    <w:pPr>
      <w:spacing w:before="120" w:after="120" w:line="260" w:lineRule="exact"/>
    </w:pPr>
    <w:rPr>
      <w:rFonts w:asciiTheme="majorHAnsi" w:eastAsiaTheme="minorEastAsia" w:hAnsiTheme="majorHAnsi"/>
      <w:sz w:val="20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8DD"/>
    <w:pPr>
      <w:keepNext/>
      <w:keepLines/>
      <w:tabs>
        <w:tab w:val="left" w:pos="450"/>
      </w:tabs>
      <w:spacing w:before="240" w:after="60"/>
      <w:outlineLvl w:val="0"/>
    </w:pPr>
    <w:rPr>
      <w:rFonts w:ascii="Calibri Light" w:eastAsiaTheme="majorEastAsia" w:hAnsi="Calibri Light" w:cstheme="majorBidi"/>
      <w:b/>
      <w:bCs/>
      <w:color w:val="2D4F8E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DD"/>
    <w:rPr>
      <w:rFonts w:ascii="Calibri Light" w:eastAsiaTheme="majorEastAsia" w:hAnsi="Calibri Light" w:cstheme="majorBidi"/>
      <w:b/>
      <w:bCs/>
      <w:color w:val="2D4F8E" w:themeColor="accent1" w:themeShade="B5"/>
      <w:sz w:val="32"/>
      <w:szCs w:val="3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268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8DD"/>
    <w:rPr>
      <w:rFonts w:asciiTheme="majorHAnsi" w:eastAsiaTheme="minorEastAsia" w:hAnsiTheme="majorHAnsi"/>
      <w:sz w:val="20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B1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1B7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91339F"/>
    <w:pPr>
      <w:tabs>
        <w:tab w:val="center" w:pos="4986"/>
        <w:tab w:val="right" w:pos="99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9F"/>
    <w:rPr>
      <w:rFonts w:asciiTheme="majorHAnsi" w:eastAsiaTheme="minorEastAsia" w:hAnsiTheme="majorHAnsi"/>
      <w:sz w:val="20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0BF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0BF"/>
    <w:rPr>
      <w:rFonts w:ascii="Times New Roman" w:eastAsiaTheme="minorEastAsia" w:hAnsi="Times New Roman" w:cs="Times New Roman"/>
      <w:sz w:val="18"/>
      <w:szCs w:val="18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A740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3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7dc329d3-ec0f-4724-80ce-81d3b60953f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9B14753ECD3409663DC34371A88BA" ma:contentTypeVersion="1" ma:contentTypeDescription="Create a new document." ma:contentTypeScope="" ma:versionID="889989848960796845d4d587ca518025">
  <xsd:schema xmlns:xsd="http://www.w3.org/2001/XMLSchema" xmlns:xs="http://www.w3.org/2001/XMLSchema" xmlns:p="http://schemas.microsoft.com/office/2006/metadata/properties" xmlns:ns2="7dc329d3-ec0f-4724-80ce-81d3b60953f2" xmlns:ns3="05e84800-ff9a-43bb-bb7e-6161dfe90000" targetNamespace="http://schemas.microsoft.com/office/2006/metadata/properties" ma:root="true" ma:fieldsID="f9d3bcca380c215c7d38af6095c0b664" ns2:_="" ns3:_="">
    <xsd:import namespace="7dc329d3-ec0f-4724-80ce-81d3b60953f2"/>
    <xsd:import namespace="05e84800-ff9a-43bb-bb7e-6161dfe90000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29d3-ec0f-4724-80ce-81d3b60953f2" elementFormDefault="qualified">
    <xsd:import namespace="http://schemas.microsoft.com/office/2006/documentManagement/types"/>
    <xsd:import namespace="http://schemas.microsoft.com/office/infopath/2007/PartnerControls"/>
    <xsd:element name="Language" ma:index="8" nillable="true" ma:displayName="Language" ma:default="English" ma:format="Dropdown" ma:internalName="Language">
      <xsd:simpleType>
        <xsd:restriction base="dms:Choice">
          <xsd:enumeration value="English"/>
          <xsd:enumeration value="French"/>
          <xsd:enumeration value="Spanish"/>
          <xsd:enumeration value="Arab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84800-ff9a-43bb-bb7e-6161dfe90000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0E8ACE-02C9-4CD5-821B-E3E0751F659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EE56C90-30EB-4076-9563-B6DD49BE5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F21B21-9AD5-46E0-9524-CCBF38AEF17A}">
  <ds:schemaRefs>
    <ds:schemaRef ds:uri="http://schemas.microsoft.com/office/2006/metadata/properties"/>
    <ds:schemaRef ds:uri="http://schemas.microsoft.com/office/infopath/2007/PartnerControls"/>
    <ds:schemaRef ds:uri="7dc329d3-ec0f-4724-80ce-81d3b60953f2"/>
  </ds:schemaRefs>
</ds:datastoreItem>
</file>

<file path=customXml/itemProps4.xml><?xml version="1.0" encoding="utf-8"?>
<ds:datastoreItem xmlns:ds="http://schemas.openxmlformats.org/officeDocument/2006/customXml" ds:itemID="{5E80C5E3-97C3-4CFF-ADE4-3763302A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329d3-ec0f-4724-80ce-81d3b60953f2"/>
    <ds:schemaRef ds:uri="05e84800-ff9a-43bb-bb7e-6161dfe900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CCBAC5D-02D7-9E45-A455-2A0DABDF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Elements of Biodiversity Action Plan</dc:title>
  <dc:subject/>
  <dc:creator>Elisa Hara</dc:creator>
  <cp:keywords/>
  <dc:description/>
  <cp:lastModifiedBy>Delcio Salu</cp:lastModifiedBy>
  <cp:revision>3</cp:revision>
  <dcterms:created xsi:type="dcterms:W3CDTF">2020-11-30T23:08:00Z</dcterms:created>
  <dcterms:modified xsi:type="dcterms:W3CDTF">2020-11-30T23:13:00Z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0x01010036A9B14753ECD3409663DC34371A88BA</vt:lpwstr>
  </property>
</Properties>
</file>